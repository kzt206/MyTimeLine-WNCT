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32E7" w:rsidRDefault="009E3A6B" w:rsidP="00545E90">
      <w:pPr>
        <w:jc w:val="center"/>
        <w:rPr>
          <w:rFonts w:ascii="HGSｺﾞｼｯｸE" w:eastAsia="HGSｺﾞｼｯｸE" w:hAnsi="HGSｺﾞｼｯｸE"/>
          <w:b/>
          <w:sz w:val="28"/>
          <w:szCs w:val="28"/>
        </w:rPr>
      </w:pPr>
      <w:del w:id="0" w:author="CL01" w:date="2022-11-21T16:17:00Z">
        <w:r w:rsidDel="00885F9A">
          <w:rPr>
            <w:rFonts w:ascii="HGSｺﾞｼｯｸE" w:eastAsia="HGSｺﾞｼｯｸE" w:hAnsi="HGSｺﾞｼｯｸE" w:hint="eastAsia"/>
            <w:b/>
            <w:sz w:val="28"/>
            <w:szCs w:val="28"/>
          </w:rPr>
          <w:delText>土砂災害防災</w:delText>
        </w:r>
        <w:r w:rsidR="00520CE9" w:rsidRPr="00B54B52" w:rsidDel="00885F9A">
          <w:rPr>
            <w:rFonts w:ascii="HGSｺﾞｼｯｸE" w:eastAsia="HGSｺﾞｼｯｸE" w:hAnsi="HGSｺﾞｼｯｸE" w:hint="eastAsia"/>
            <w:b/>
            <w:sz w:val="28"/>
            <w:szCs w:val="28"/>
          </w:rPr>
          <w:delText>ゲーム</w:delText>
        </w:r>
      </w:del>
      <w:ins w:id="1" w:author="CL01" w:date="2022-11-21T16:17:00Z">
        <w:r w:rsidR="00885F9A">
          <w:rPr>
            <w:rFonts w:ascii="HGSｺﾞｼｯｸE" w:eastAsia="HGSｺﾞｼｯｸE" w:hAnsi="HGSｺﾞｼｯｸE" w:hint="eastAsia"/>
            <w:b/>
            <w:sz w:val="28"/>
            <w:szCs w:val="28"/>
          </w:rPr>
          <w:t>マイ・タイムラインアプリ</w:t>
        </w:r>
      </w:ins>
      <w:bookmarkStart w:id="2" w:name="_GoBack"/>
      <w:bookmarkEnd w:id="2"/>
      <w:r w:rsidR="00520CE9">
        <w:rPr>
          <w:rFonts w:ascii="HGSｺﾞｼｯｸE" w:eastAsia="HGSｺﾞｼｯｸE" w:hAnsi="HGSｺﾞｼｯｸE" w:hint="eastAsia"/>
          <w:b/>
          <w:sz w:val="28"/>
          <w:szCs w:val="28"/>
        </w:rPr>
        <w:t>についてのアンケート</w:t>
      </w:r>
      <w:r w:rsidR="005C24EF">
        <w:rPr>
          <w:rFonts w:ascii="HGSｺﾞｼｯｸE" w:eastAsia="HGSｺﾞｼｯｸE" w:hAnsi="HGSｺﾞｼｯｸE" w:hint="eastAsia"/>
          <w:b/>
          <w:sz w:val="28"/>
          <w:szCs w:val="28"/>
        </w:rPr>
        <w:t>（</w:t>
      </w:r>
      <w:r>
        <w:rPr>
          <w:rFonts w:ascii="HGSｺﾞｼｯｸE" w:eastAsia="HGSｺﾞｼｯｸE" w:hAnsi="HGSｺﾞｼｯｸE" w:hint="eastAsia"/>
          <w:b/>
          <w:sz w:val="28"/>
          <w:szCs w:val="28"/>
        </w:rPr>
        <w:t>教</w:t>
      </w:r>
      <w:ins w:id="3" w:author="133345" w:date="2020-12-04T15:41:00Z">
        <w:r w:rsidR="00DB4136">
          <w:rPr>
            <w:rFonts w:ascii="HGSｺﾞｼｯｸE" w:eastAsia="HGSｺﾞｼｯｸE" w:hAnsi="HGSｺﾞｼｯｸE" w:hint="eastAsia"/>
            <w:b/>
            <w:sz w:val="28"/>
            <w:szCs w:val="28"/>
          </w:rPr>
          <w:t>職</w:t>
        </w:r>
      </w:ins>
      <w:r>
        <w:rPr>
          <w:rFonts w:ascii="HGSｺﾞｼｯｸE" w:eastAsia="HGSｺﾞｼｯｸE" w:hAnsi="HGSｺﾞｼｯｸE" w:hint="eastAsia"/>
          <w:b/>
          <w:sz w:val="28"/>
          <w:szCs w:val="28"/>
        </w:rPr>
        <w:t>員</w:t>
      </w:r>
      <w:r w:rsidR="005C24EF">
        <w:rPr>
          <w:rFonts w:ascii="HGSｺﾞｼｯｸE" w:eastAsia="HGSｺﾞｼｯｸE" w:hAnsi="HGSｺﾞｼｯｸE" w:hint="eastAsia"/>
          <w:b/>
          <w:sz w:val="28"/>
          <w:szCs w:val="28"/>
        </w:rPr>
        <w:t>用）</w:t>
      </w:r>
    </w:p>
    <w:p w:rsidR="009E3A6B" w:rsidRDefault="009E3A6B">
      <w:pPr>
        <w:rPr>
          <w:rFonts w:ascii="ＭＳ ゴシック" w:eastAsia="ＭＳ ゴシック" w:hAnsi="ＭＳ ゴシック"/>
          <w:szCs w:val="21"/>
        </w:rPr>
      </w:pPr>
    </w:p>
    <w:p w:rsidR="00520CE9" w:rsidRDefault="00520CE9">
      <w:pPr>
        <w:rPr>
          <w:rFonts w:ascii="ＭＳ ゴシック" w:eastAsia="ＭＳ ゴシック" w:hAnsi="ＭＳ ゴシック"/>
          <w:szCs w:val="21"/>
        </w:rPr>
      </w:pPr>
      <w:r w:rsidRPr="00520CE9">
        <w:rPr>
          <w:rFonts w:ascii="ＭＳ ゴシック" w:eastAsia="ＭＳ ゴシック" w:hAnsi="ＭＳ ゴシック" w:hint="eastAsia"/>
          <w:szCs w:val="21"/>
        </w:rPr>
        <w:t>問1</w:t>
      </w:r>
      <w:ins w:id="4" w:author="133345" w:date="2020-12-04T15:46:00Z">
        <w:r w:rsidR="00EF2CDC">
          <w:rPr>
            <w:rFonts w:ascii="ＭＳ ゴシック" w:eastAsia="ＭＳ ゴシック" w:hAnsi="ＭＳ ゴシック" w:hint="eastAsia"/>
            <w:szCs w:val="21"/>
          </w:rPr>
          <w:t xml:space="preserve">　</w:t>
        </w:r>
      </w:ins>
      <w:del w:id="5" w:author="133345" w:date="2020-12-04T15:46:00Z">
        <w:r w:rsidR="009075CD" w:rsidDel="00EF2CDC">
          <w:rPr>
            <w:rFonts w:ascii="ＭＳ ゴシック" w:eastAsia="ＭＳ ゴシック" w:hAnsi="ＭＳ ゴシック" w:hint="eastAsia"/>
            <w:szCs w:val="21"/>
          </w:rPr>
          <w:delText xml:space="preserve"> </w:delText>
        </w:r>
      </w:del>
      <w:ins w:id="6" w:author="133345" w:date="2020-12-04T15:45:00Z">
        <w:r w:rsidR="00EF2CDC">
          <w:rPr>
            <w:rFonts w:ascii="ＭＳ ゴシック" w:eastAsia="ＭＳ ゴシック" w:hAnsi="ＭＳ ゴシック" w:hint="eastAsia"/>
            <w:szCs w:val="21"/>
          </w:rPr>
          <w:t>土砂災害</w:t>
        </w:r>
      </w:ins>
      <w:ins w:id="7" w:author="133345" w:date="2020-12-04T15:46:00Z">
        <w:r w:rsidR="00EF2CDC">
          <w:rPr>
            <w:rFonts w:ascii="ＭＳ ゴシック" w:eastAsia="ＭＳ ゴシック" w:hAnsi="ＭＳ ゴシック" w:hint="eastAsia"/>
            <w:szCs w:val="21"/>
          </w:rPr>
          <w:t>のことをあまりご存じのない教職員の方</w:t>
        </w:r>
      </w:ins>
      <w:ins w:id="8" w:author="133345" w:date="2020-12-04T15:47:00Z">
        <w:r w:rsidR="00EF2CDC">
          <w:rPr>
            <w:rFonts w:ascii="ＭＳ ゴシック" w:eastAsia="ＭＳ ゴシック" w:hAnsi="ＭＳ ゴシック" w:hint="eastAsia"/>
            <w:szCs w:val="21"/>
          </w:rPr>
          <w:t>に</w:t>
        </w:r>
      </w:ins>
      <w:ins w:id="9" w:author="133345" w:date="2020-12-04T15:52:00Z">
        <w:r w:rsidR="00EF2CDC">
          <w:rPr>
            <w:rFonts w:ascii="ＭＳ ゴシック" w:eastAsia="ＭＳ ゴシック" w:hAnsi="ＭＳ ゴシック" w:hint="eastAsia"/>
            <w:szCs w:val="21"/>
          </w:rPr>
          <w:t>も</w:t>
        </w:r>
      </w:ins>
      <w:ins w:id="10" w:author="133345" w:date="2020-12-04T15:47:00Z">
        <w:r w:rsidR="00EF2CDC">
          <w:rPr>
            <w:rFonts w:ascii="ＭＳ ゴシック" w:eastAsia="ＭＳ ゴシック" w:hAnsi="ＭＳ ゴシック" w:hint="eastAsia"/>
            <w:szCs w:val="21"/>
          </w:rPr>
          <w:t>、</w:t>
        </w:r>
      </w:ins>
      <w:ins w:id="11" w:author="133345" w:date="2020-12-04T15:52:00Z">
        <w:r w:rsidR="00EF2CDC">
          <w:rPr>
            <w:rFonts w:ascii="ＭＳ ゴシック" w:eastAsia="ＭＳ ゴシック" w:hAnsi="ＭＳ ゴシック" w:hint="eastAsia"/>
            <w:szCs w:val="21"/>
          </w:rPr>
          <w:t>教材として</w:t>
        </w:r>
      </w:ins>
      <w:ins w:id="12" w:author="133345" w:date="2020-12-04T15:35:00Z">
        <w:r w:rsidR="00DB4136">
          <w:rPr>
            <w:rFonts w:ascii="ＭＳ ゴシック" w:eastAsia="ＭＳ ゴシック" w:hAnsi="ＭＳ ゴシック" w:hint="eastAsia"/>
            <w:szCs w:val="21"/>
          </w:rPr>
          <w:t>使</w:t>
        </w:r>
      </w:ins>
      <w:ins w:id="13" w:author="133345" w:date="2020-12-04T15:37:00Z">
        <w:r w:rsidR="009902A3">
          <w:rPr>
            <w:rFonts w:ascii="ＭＳ ゴシック" w:eastAsia="ＭＳ ゴシック" w:hAnsi="ＭＳ ゴシック" w:hint="eastAsia"/>
            <w:szCs w:val="21"/>
          </w:rPr>
          <w:t>いやす</w:t>
        </w:r>
      </w:ins>
      <w:ins w:id="14" w:author="133345" w:date="2020-12-04T15:55:00Z">
        <w:r w:rsidR="009902A3">
          <w:rPr>
            <w:rFonts w:ascii="ＭＳ ゴシック" w:eastAsia="ＭＳ ゴシック" w:hAnsi="ＭＳ ゴシック" w:hint="eastAsia"/>
            <w:szCs w:val="21"/>
          </w:rPr>
          <w:t>く</w:t>
        </w:r>
      </w:ins>
      <w:ins w:id="15" w:author="133345" w:date="2020-12-04T15:52:00Z">
        <w:r w:rsidR="00EF2CDC">
          <w:rPr>
            <w:rFonts w:ascii="ＭＳ ゴシック" w:eastAsia="ＭＳ ゴシック" w:hAnsi="ＭＳ ゴシック" w:hint="eastAsia"/>
            <w:szCs w:val="21"/>
          </w:rPr>
          <w:t>分かりやすい内容となっていますか</w:t>
        </w:r>
      </w:ins>
      <w:ins w:id="16" w:author="133345" w:date="2020-12-04T15:35:00Z">
        <w:r w:rsidR="00DB4136" w:rsidRPr="00DB4136">
          <w:rPr>
            <w:rFonts w:ascii="ＭＳ ゴシック" w:eastAsia="ＭＳ ゴシック" w:hAnsi="ＭＳ ゴシック"/>
            <w:szCs w:val="21"/>
          </w:rPr>
          <w:t>。</w:t>
        </w:r>
      </w:ins>
      <w:del w:id="17" w:author="133345" w:date="2020-12-04T15:36:00Z"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指導する教員にとって使いやすく、</w:delText>
        </w:r>
        <w:r w:rsidR="00DA399B" w:rsidDel="00DB4136">
          <w:rPr>
            <w:rFonts w:ascii="ＭＳ ゴシック" w:eastAsia="ＭＳ ゴシック" w:hAnsi="ＭＳ ゴシック" w:hint="eastAsia"/>
            <w:szCs w:val="21"/>
          </w:rPr>
          <w:delText>また</w:delText>
        </w:r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児童にとってわかりやすい教材になっているかどうかについて、</w:delText>
        </w:r>
      </w:del>
      <w:del w:id="18" w:author="133345" w:date="2020-12-04T15:52:00Z">
        <w:r w:rsidR="00B97964" w:rsidDel="00EF2CDC">
          <w:rPr>
            <w:rFonts w:ascii="ＭＳ ゴシック" w:eastAsia="ＭＳ ゴシック" w:hAnsi="ＭＳ ゴシック" w:hint="eastAsia"/>
            <w:szCs w:val="21"/>
          </w:rPr>
          <w:delText>ご意見</w:delText>
        </w:r>
      </w:del>
      <w:del w:id="19" w:author="133345" w:date="2020-12-04T15:39:00Z"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や</w:delText>
        </w:r>
        <w:r w:rsidR="00B56DE3" w:rsidDel="00DB4136">
          <w:rPr>
            <w:rFonts w:ascii="ＭＳ ゴシック" w:eastAsia="ＭＳ ゴシック" w:hAnsi="ＭＳ ゴシック" w:hint="eastAsia"/>
            <w:szCs w:val="21"/>
          </w:rPr>
          <w:delText>ご</w:delText>
        </w:r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感想</w:delText>
        </w:r>
      </w:del>
      <w:del w:id="20" w:author="133345" w:date="2020-12-04T15:52:00Z">
        <w:r w:rsidR="00B97964" w:rsidDel="00EF2CDC">
          <w:rPr>
            <w:rFonts w:ascii="ＭＳ ゴシック" w:eastAsia="ＭＳ ゴシック" w:hAnsi="ＭＳ ゴシック" w:hint="eastAsia"/>
            <w:szCs w:val="21"/>
          </w:rPr>
          <w:delText>をお書きください。</w:delText>
        </w:r>
      </w:del>
    </w:p>
    <w:p w:rsidR="00B97964" w:rsidRDefault="00DB4136">
      <w:pPr>
        <w:rPr>
          <w:ins w:id="21" w:author="133345" w:date="2020-12-04T15:37:00Z"/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0950F3A" wp14:editId="6175E6E8">
                <wp:simplePos x="0" y="0"/>
                <wp:positionH relativeFrom="margin">
                  <wp:align>left</wp:align>
                </wp:positionH>
                <wp:positionV relativeFrom="paragraph">
                  <wp:posOffset>240665</wp:posOffset>
                </wp:positionV>
                <wp:extent cx="6276975" cy="904875"/>
                <wp:effectExtent l="0" t="0" r="28575" b="28575"/>
                <wp:wrapTopAndBottom/>
                <wp:docPr id="19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2CDC" w:rsidRDefault="00EF2CDC" w:rsidP="009434C9">
                            <w:pPr>
                              <w:pStyle w:val="a9"/>
                              <w:spacing w:line="360" w:lineRule="auto"/>
                              <w:ind w:leftChars="0" w:left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950F3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9" o:spid="_x0000_s1026" type="#_x0000_t202" style="position:absolute;left:0;text-align:left;margin-left:0;margin-top:18.95pt;width:494.25pt;height:71.2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" fillcolor="white [3201]" strokeweight=".5pt">
                <v:textbox>
                  <w:txbxContent>
                    <w:p w:rsidR="00EF2CDC" w:rsidRDefault="00EF2CDC" w:rsidP="009434C9">
                      <w:pPr>
                        <w:pStyle w:val="a9"/>
                        <w:spacing w:line="360" w:lineRule="auto"/>
                        <w:ind w:leftChars="0" w:left="4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DB4136" w:rsidRDefault="00DB4136">
      <w:pPr>
        <w:rPr>
          <w:rFonts w:ascii="ＭＳ ゴシック" w:eastAsia="ＭＳ ゴシック" w:hAnsi="ＭＳ ゴシック"/>
          <w:szCs w:val="21"/>
        </w:rPr>
      </w:pPr>
    </w:p>
    <w:p w:rsidR="00B97964" w:rsidRDefault="00E223AC" w:rsidP="00B97964">
      <w:pPr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7A7EC5B" wp14:editId="502310E3">
                <wp:simplePos x="0" y="0"/>
                <wp:positionH relativeFrom="margin">
                  <wp:posOffset>0</wp:posOffset>
                </wp:positionH>
                <wp:positionV relativeFrom="paragraph">
                  <wp:posOffset>438150</wp:posOffset>
                </wp:positionV>
                <wp:extent cx="6276975" cy="904875"/>
                <wp:effectExtent l="0" t="0" r="28575" b="28575"/>
                <wp:wrapTopAndBottom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2CDC" w:rsidRDefault="00EF2CDC" w:rsidP="00B97964">
                            <w:pPr>
                              <w:pStyle w:val="a9"/>
                              <w:spacing w:line="360" w:lineRule="auto"/>
                              <w:ind w:leftChars="0" w:left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7EC5B" id="テキスト ボックス 12" o:spid="_x0000_s1027" type="#_x0000_t202" style="position:absolute;left:0;text-align:left;margin-left:0;margin-top:34.5pt;width:494.25pt;height:71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" fillcolor="white [3201]" strokeweight=".5pt">
                <v:textbox>
                  <w:txbxContent>
                    <w:p w:rsidR="00EF2CDC" w:rsidRDefault="00EF2CDC" w:rsidP="00B97964">
                      <w:pPr>
                        <w:pStyle w:val="a9"/>
                        <w:spacing w:line="360" w:lineRule="auto"/>
                        <w:ind w:leftChars="0" w:left="4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7964" w:rsidRPr="00520CE9">
        <w:rPr>
          <w:rFonts w:ascii="ＭＳ ゴシック" w:eastAsia="ＭＳ ゴシック" w:hAnsi="ＭＳ ゴシック" w:hint="eastAsia"/>
          <w:szCs w:val="21"/>
        </w:rPr>
        <w:t>問</w:t>
      </w:r>
      <w:r w:rsidR="00B97964">
        <w:rPr>
          <w:rFonts w:ascii="ＭＳ ゴシック" w:eastAsia="ＭＳ ゴシック" w:hAnsi="ＭＳ ゴシック" w:hint="eastAsia"/>
          <w:szCs w:val="21"/>
        </w:rPr>
        <w:t xml:space="preserve">２ </w:t>
      </w:r>
      <w:ins w:id="22" w:author="133345" w:date="2020-12-04T15:49:00Z">
        <w:r w:rsidR="00EF2CDC">
          <w:rPr>
            <w:rFonts w:ascii="ＭＳ ゴシック" w:eastAsia="ＭＳ ゴシック" w:hAnsi="ＭＳ ゴシック" w:hint="eastAsia"/>
            <w:szCs w:val="21"/>
          </w:rPr>
          <w:t>この</w:t>
        </w:r>
      </w:ins>
      <w:ins w:id="23" w:author="CL01" w:date="2022-11-21T16:17:00Z">
        <w:r w:rsidR="00885F9A">
          <w:rPr>
            <w:rFonts w:ascii="ＭＳ ゴシック" w:eastAsia="ＭＳ ゴシック" w:hAnsi="ＭＳ ゴシック" w:hint="eastAsia"/>
            <w:szCs w:val="21"/>
          </w:rPr>
          <w:t>アプリ</w:t>
        </w:r>
      </w:ins>
      <w:ins w:id="24" w:author="133345" w:date="2020-12-04T15:49:00Z">
        <w:del w:id="25" w:author="CL01" w:date="2022-11-21T16:17:00Z">
          <w:r w:rsidR="00EF2CDC" w:rsidDel="00885F9A">
            <w:rPr>
              <w:rFonts w:ascii="ＭＳ ゴシック" w:eastAsia="ＭＳ ゴシック" w:hAnsi="ＭＳ ゴシック" w:hint="eastAsia"/>
              <w:szCs w:val="21"/>
            </w:rPr>
            <w:delText>ゲーム</w:delText>
          </w:r>
        </w:del>
      </w:ins>
      <w:ins w:id="26" w:author="133345" w:date="2020-12-04T15:52:00Z">
        <w:r w:rsidR="00EF2CDC">
          <w:rPr>
            <w:rFonts w:ascii="ＭＳ ゴシック" w:eastAsia="ＭＳ ゴシック" w:hAnsi="ＭＳ ゴシック" w:hint="eastAsia"/>
            <w:szCs w:val="21"/>
          </w:rPr>
          <w:t>を</w:t>
        </w:r>
      </w:ins>
      <w:ins w:id="27" w:author="133345" w:date="2020-12-04T15:53:00Z">
        <w:r w:rsidR="00EF2CDC">
          <w:rPr>
            <w:rFonts w:ascii="ＭＳ ゴシック" w:eastAsia="ＭＳ ゴシック" w:hAnsi="ＭＳ ゴシック" w:hint="eastAsia"/>
            <w:szCs w:val="21"/>
          </w:rPr>
          <w:t>教材として用いる場合、</w:t>
        </w:r>
      </w:ins>
      <w:r w:rsidR="00B97964">
        <w:rPr>
          <w:rFonts w:ascii="ＭＳ ゴシック" w:eastAsia="ＭＳ ゴシック" w:hAnsi="ＭＳ ゴシック" w:hint="eastAsia"/>
          <w:szCs w:val="21"/>
        </w:rPr>
        <w:t>何年生のどのような科目や単元で使え</w:t>
      </w:r>
      <w:ins w:id="28" w:author="133345" w:date="2020-12-04T15:49:00Z">
        <w:r w:rsidR="00EF2CDC">
          <w:rPr>
            <w:rFonts w:ascii="ＭＳ ゴシック" w:eastAsia="ＭＳ ゴシック" w:hAnsi="ＭＳ ゴシック" w:hint="eastAsia"/>
            <w:szCs w:val="21"/>
          </w:rPr>
          <w:t>ると思いますか</w:t>
        </w:r>
      </w:ins>
      <w:del w:id="29" w:author="133345" w:date="2020-12-04T15:49:00Z">
        <w:r w:rsidR="00B97964" w:rsidDel="00EF2CDC">
          <w:rPr>
            <w:rFonts w:ascii="ＭＳ ゴシック" w:eastAsia="ＭＳ ゴシック" w:hAnsi="ＭＳ ゴシック" w:hint="eastAsia"/>
            <w:szCs w:val="21"/>
          </w:rPr>
          <w:delText>ますか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。</w:t>
      </w:r>
      <w:ins w:id="30" w:author="133345" w:date="2020-12-04T15:39:00Z">
        <w:r w:rsidR="00DB4136" w:rsidRPr="00DB4136">
          <w:rPr>
            <w:rFonts w:ascii="ＭＳ ゴシック" w:eastAsia="ＭＳ ゴシック" w:hAnsi="ＭＳ ゴシック" w:hint="eastAsia"/>
            <w:szCs w:val="21"/>
          </w:rPr>
          <w:t>また、児童にとってわかりやすい教材となっていますか。</w:t>
        </w:r>
      </w:ins>
      <w:del w:id="31" w:author="133345" w:date="2020-12-04T15:39:00Z"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また、どのような使い方ができるかについて、お考えをお書きください。</w:delText>
        </w:r>
      </w:del>
    </w:p>
    <w:p w:rsidR="00B97964" w:rsidRDefault="00B97964" w:rsidP="00B97964">
      <w:pPr>
        <w:rPr>
          <w:rFonts w:ascii="ＭＳ ゴシック" w:eastAsia="ＭＳ ゴシック" w:hAnsi="ＭＳ ゴシック"/>
          <w:szCs w:val="21"/>
        </w:rPr>
      </w:pPr>
    </w:p>
    <w:p w:rsidR="00B97964" w:rsidRDefault="00E223AC">
      <w:pPr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1CC8B8" wp14:editId="244CF717">
                <wp:simplePos x="0" y="0"/>
                <wp:positionH relativeFrom="margin">
                  <wp:align>left</wp:align>
                </wp:positionH>
                <wp:positionV relativeFrom="paragraph">
                  <wp:posOffset>476250</wp:posOffset>
                </wp:positionV>
                <wp:extent cx="6276975" cy="904875"/>
                <wp:effectExtent l="0" t="0" r="28575" b="28575"/>
                <wp:wrapTopAndBottom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2CDC" w:rsidRDefault="00EF2CDC" w:rsidP="00B97964">
                            <w:pPr>
                              <w:pStyle w:val="a9"/>
                              <w:spacing w:line="360" w:lineRule="auto"/>
                              <w:ind w:leftChars="0" w:left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CC8B8" id="テキスト ボックス 13" o:spid="_x0000_s1028" type="#_x0000_t202" style="position:absolute;left:0;text-align:left;margin-left:0;margin-top:37.5pt;width:494.25pt;height:71.25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" fillcolor="white [3201]" strokeweight=".5pt">
                <v:textbox>
                  <w:txbxContent>
                    <w:p w:rsidR="00EF2CDC" w:rsidRDefault="00EF2CDC" w:rsidP="00B97964">
                      <w:pPr>
                        <w:pStyle w:val="a9"/>
                        <w:spacing w:line="360" w:lineRule="auto"/>
                        <w:ind w:leftChars="0" w:left="4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7964">
        <w:rPr>
          <w:rFonts w:ascii="ＭＳ ゴシック" w:eastAsia="ＭＳ ゴシック" w:hAnsi="ＭＳ ゴシック" w:hint="eastAsia"/>
          <w:szCs w:val="21"/>
        </w:rPr>
        <w:t xml:space="preserve">問３　</w:t>
      </w:r>
      <w:del w:id="32" w:author="133345" w:date="2020-12-04T15:57:00Z">
        <w:r w:rsidR="00B97964" w:rsidDel="009902A3">
          <w:rPr>
            <w:rFonts w:ascii="ＭＳ ゴシック" w:eastAsia="ＭＳ ゴシック" w:hAnsi="ＭＳ ゴシック" w:hint="eastAsia"/>
            <w:szCs w:val="21"/>
          </w:rPr>
          <w:delText>このゲーム</w:delText>
        </w:r>
      </w:del>
      <w:del w:id="33" w:author="133345" w:date="2020-12-04T10:54:00Z">
        <w:r w:rsidR="00B97964" w:rsidDel="00354B40">
          <w:rPr>
            <w:rFonts w:ascii="ＭＳ ゴシック" w:eastAsia="ＭＳ ゴシック" w:hAnsi="ＭＳ ゴシック" w:hint="eastAsia"/>
            <w:szCs w:val="21"/>
          </w:rPr>
          <w:delText>コンテンツ</w:delText>
        </w:r>
      </w:del>
      <w:del w:id="34" w:author="133345" w:date="2020-12-04T15:57:00Z">
        <w:r w:rsidR="00B97964" w:rsidDel="009902A3">
          <w:rPr>
            <w:rFonts w:ascii="ＭＳ ゴシック" w:eastAsia="ＭＳ ゴシック" w:hAnsi="ＭＳ ゴシック" w:hint="eastAsia"/>
            <w:szCs w:val="21"/>
          </w:rPr>
          <w:delText>は、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災害や避難</w:t>
      </w:r>
      <w:ins w:id="35" w:author="133345" w:date="2020-12-04T10:54:00Z">
        <w:r w:rsidR="00354B40">
          <w:rPr>
            <w:rFonts w:ascii="ＭＳ ゴシック" w:eastAsia="ＭＳ ゴシック" w:hAnsi="ＭＳ ゴシック" w:hint="eastAsia"/>
            <w:szCs w:val="21"/>
          </w:rPr>
          <w:t>についての</w:t>
        </w:r>
      </w:ins>
      <w:del w:id="36" w:author="133345" w:date="2020-12-04T10:54:00Z">
        <w:r w:rsidR="00B97964" w:rsidDel="00354B40">
          <w:rPr>
            <w:rFonts w:ascii="ＭＳ ゴシック" w:eastAsia="ＭＳ ゴシック" w:hAnsi="ＭＳ ゴシック" w:hint="eastAsia"/>
            <w:szCs w:val="21"/>
          </w:rPr>
          <w:delText>のあり方に関する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学習</w:t>
      </w:r>
      <w:ins w:id="37" w:author="133345" w:date="2020-12-04T10:56:00Z">
        <w:r w:rsidR="00354B40">
          <w:rPr>
            <w:rFonts w:ascii="ＭＳ ゴシック" w:eastAsia="ＭＳ ゴシック" w:hAnsi="ＭＳ ゴシック" w:hint="eastAsia"/>
            <w:szCs w:val="21"/>
          </w:rPr>
          <w:t>で</w:t>
        </w:r>
      </w:ins>
      <w:del w:id="38" w:author="133345" w:date="2020-12-04T10:55:00Z">
        <w:r w:rsidR="00B97964" w:rsidDel="00354B40">
          <w:rPr>
            <w:rFonts w:ascii="ＭＳ ゴシック" w:eastAsia="ＭＳ ゴシック" w:hAnsi="ＭＳ ゴシック" w:hint="eastAsia"/>
            <w:szCs w:val="21"/>
          </w:rPr>
          <w:delText>に対して</w:delText>
        </w:r>
      </w:del>
      <w:del w:id="39" w:author="133345" w:date="2020-12-04T15:58:00Z">
        <w:r w:rsidR="00B97964" w:rsidDel="009902A3">
          <w:rPr>
            <w:rFonts w:ascii="ＭＳ ゴシック" w:eastAsia="ＭＳ ゴシック" w:hAnsi="ＭＳ ゴシック" w:hint="eastAsia"/>
            <w:szCs w:val="21"/>
          </w:rPr>
          <w:delText>、</w:delText>
        </w:r>
      </w:del>
      <w:ins w:id="40" w:author="133345" w:date="2020-12-04T15:58:00Z">
        <w:r w:rsidR="009902A3">
          <w:rPr>
            <w:rFonts w:ascii="ＭＳ ゴシック" w:eastAsia="ＭＳ ゴシック" w:hAnsi="ＭＳ ゴシック" w:hint="eastAsia"/>
            <w:szCs w:val="21"/>
          </w:rPr>
          <w:t>この</w:t>
        </w:r>
        <w:del w:id="41" w:author="CL01" w:date="2022-11-21T16:17:00Z">
          <w:r w:rsidR="009902A3" w:rsidDel="00885F9A">
            <w:rPr>
              <w:rFonts w:ascii="ＭＳ ゴシック" w:eastAsia="ＭＳ ゴシック" w:hAnsi="ＭＳ ゴシック" w:hint="eastAsia"/>
              <w:szCs w:val="21"/>
            </w:rPr>
            <w:delText>ゲーム</w:delText>
          </w:r>
        </w:del>
      </w:ins>
      <w:ins w:id="42" w:author="CL01" w:date="2022-11-21T16:17:00Z">
        <w:r w:rsidR="00885F9A">
          <w:rPr>
            <w:rFonts w:ascii="ＭＳ ゴシック" w:eastAsia="ＭＳ ゴシック" w:hAnsi="ＭＳ ゴシック" w:hint="eastAsia"/>
            <w:szCs w:val="21"/>
          </w:rPr>
          <w:t>アプリ</w:t>
        </w:r>
      </w:ins>
      <w:ins w:id="43" w:author="133345" w:date="2020-12-04T15:58:00Z">
        <w:r w:rsidR="009902A3">
          <w:rPr>
            <w:rFonts w:ascii="ＭＳ ゴシック" w:eastAsia="ＭＳ ゴシック" w:hAnsi="ＭＳ ゴシック" w:hint="eastAsia"/>
            <w:szCs w:val="21"/>
          </w:rPr>
          <w:t>を教材として用いる場合、児童の好奇心や、やる気の向上に</w:t>
        </w:r>
      </w:ins>
      <w:del w:id="44" w:author="133345" w:date="2020-12-04T15:58:00Z">
        <w:r w:rsidR="00B97964" w:rsidDel="009902A3">
          <w:rPr>
            <w:rFonts w:ascii="ＭＳ ゴシック" w:eastAsia="ＭＳ ゴシック" w:hAnsi="ＭＳ ゴシック" w:hint="eastAsia"/>
            <w:szCs w:val="21"/>
          </w:rPr>
          <w:delText>動機付けとして</w:delText>
        </w:r>
      </w:del>
      <w:del w:id="45" w:author="133345" w:date="2020-12-04T10:58:00Z">
        <w:r w:rsidR="00B97964" w:rsidDel="00354B40">
          <w:rPr>
            <w:rFonts w:ascii="ＭＳ ゴシック" w:eastAsia="ＭＳ ゴシック" w:hAnsi="ＭＳ ゴシック" w:hint="eastAsia"/>
            <w:szCs w:val="21"/>
          </w:rPr>
          <w:delText>の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役</w:t>
      </w:r>
      <w:ins w:id="46" w:author="133345" w:date="2020-12-04T10:56:00Z">
        <w:r w:rsidR="00354B40">
          <w:rPr>
            <w:rFonts w:ascii="ＭＳ ゴシック" w:eastAsia="ＭＳ ゴシック" w:hAnsi="ＭＳ ゴシック" w:hint="eastAsia"/>
            <w:szCs w:val="21"/>
          </w:rPr>
          <w:t>立つ</w:t>
        </w:r>
      </w:ins>
      <w:del w:id="47" w:author="133345" w:date="2020-12-04T10:56:00Z">
        <w:r w:rsidR="00B97964" w:rsidDel="00354B40">
          <w:rPr>
            <w:rFonts w:ascii="ＭＳ ゴシック" w:eastAsia="ＭＳ ゴシック" w:hAnsi="ＭＳ ゴシック" w:hint="eastAsia"/>
            <w:szCs w:val="21"/>
          </w:rPr>
          <w:delText>割を果たしている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でしょうか。ご意見</w:t>
      </w:r>
      <w:del w:id="48" w:author="133345" w:date="2020-12-04T15:39:00Z"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や</w:delText>
        </w:r>
        <w:r w:rsidR="00B56DE3" w:rsidDel="00DB4136">
          <w:rPr>
            <w:rFonts w:ascii="ＭＳ ゴシック" w:eastAsia="ＭＳ ゴシック" w:hAnsi="ＭＳ ゴシック" w:hint="eastAsia"/>
            <w:szCs w:val="21"/>
          </w:rPr>
          <w:delText>ご</w:delText>
        </w:r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感想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をお書きください。</w:t>
      </w:r>
    </w:p>
    <w:p w:rsidR="00B97964" w:rsidRDefault="00B97964">
      <w:pPr>
        <w:rPr>
          <w:rFonts w:ascii="ＭＳ ゴシック" w:eastAsia="ＭＳ ゴシック" w:hAnsi="ＭＳ ゴシック"/>
          <w:szCs w:val="21"/>
        </w:rPr>
      </w:pPr>
    </w:p>
    <w:p w:rsidR="00B97964" w:rsidRDefault="00E223AC" w:rsidP="00B97964">
      <w:pPr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011B7A" wp14:editId="3D87F176">
                <wp:simplePos x="0" y="0"/>
                <wp:positionH relativeFrom="margin">
                  <wp:align>left</wp:align>
                </wp:positionH>
                <wp:positionV relativeFrom="paragraph">
                  <wp:posOffset>266700</wp:posOffset>
                </wp:positionV>
                <wp:extent cx="6276975" cy="904875"/>
                <wp:effectExtent l="0" t="0" r="28575" b="28575"/>
                <wp:wrapTopAndBottom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2CDC" w:rsidRDefault="00EF2CDC" w:rsidP="00B97964">
                            <w:pPr>
                              <w:pStyle w:val="a9"/>
                              <w:spacing w:line="360" w:lineRule="auto"/>
                              <w:ind w:leftChars="0" w:left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11B7A" id="テキスト ボックス 14" o:spid="_x0000_s1029" type="#_x0000_t202" style="position:absolute;left:0;text-align:left;margin-left:0;margin-top:21pt;width:494.25pt;height:71.2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" fillcolor="white [3201]" strokeweight=".5pt">
                <v:textbox>
                  <w:txbxContent>
                    <w:p w:rsidR="00EF2CDC" w:rsidRDefault="00EF2CDC" w:rsidP="00B97964">
                      <w:pPr>
                        <w:pStyle w:val="a9"/>
                        <w:spacing w:line="360" w:lineRule="auto"/>
                        <w:ind w:leftChars="0" w:left="4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7964">
        <w:rPr>
          <w:rFonts w:ascii="ＭＳ ゴシック" w:eastAsia="ＭＳ ゴシック" w:hAnsi="ＭＳ ゴシック" w:hint="eastAsia"/>
          <w:szCs w:val="21"/>
        </w:rPr>
        <w:t xml:space="preserve">問４　</w:t>
      </w:r>
      <w:r w:rsidR="008A304E">
        <w:rPr>
          <w:rFonts w:ascii="ＭＳ ゴシック" w:eastAsia="ＭＳ ゴシック" w:hAnsi="ＭＳ ゴシック" w:hint="eastAsia"/>
          <w:szCs w:val="21"/>
        </w:rPr>
        <w:t>この</w:t>
      </w:r>
      <w:del w:id="49" w:author="CL01" w:date="2022-11-21T16:17:00Z">
        <w:r w:rsidR="00B97964" w:rsidDel="00885F9A">
          <w:rPr>
            <w:rFonts w:ascii="ＭＳ ゴシック" w:eastAsia="ＭＳ ゴシック" w:hAnsi="ＭＳ ゴシック" w:hint="eastAsia"/>
            <w:szCs w:val="21"/>
          </w:rPr>
          <w:delText>ゲーム</w:delText>
        </w:r>
      </w:del>
      <w:ins w:id="50" w:author="CL01" w:date="2022-11-21T16:17:00Z">
        <w:r w:rsidR="00885F9A">
          <w:rPr>
            <w:rFonts w:ascii="ＭＳ ゴシック" w:eastAsia="ＭＳ ゴシック" w:hAnsi="ＭＳ ゴシック" w:hint="eastAsia"/>
            <w:szCs w:val="21"/>
          </w:rPr>
          <w:t>アプリ</w:t>
        </w:r>
      </w:ins>
      <w:del w:id="51" w:author="133345" w:date="2020-12-04T10:57:00Z">
        <w:r w:rsidDel="00354B40">
          <w:rPr>
            <w:rFonts w:ascii="ＭＳ ゴシック" w:eastAsia="ＭＳ ゴシック" w:hAnsi="ＭＳ ゴシック" w:hint="eastAsia"/>
            <w:szCs w:val="21"/>
          </w:rPr>
          <w:delText>コンテンツ</w:delText>
        </w:r>
      </w:del>
      <w:r w:rsidR="00B97964">
        <w:rPr>
          <w:rFonts w:ascii="ＭＳ ゴシック" w:eastAsia="ＭＳ ゴシック" w:hAnsi="ＭＳ ゴシック" w:hint="eastAsia"/>
          <w:szCs w:val="21"/>
        </w:rPr>
        <w:t>を利用したときの児童の様子</w:t>
      </w:r>
      <w:del w:id="52" w:author="133345" w:date="2020-12-04T15:40:00Z">
        <w:r w:rsidDel="00DB4136">
          <w:rPr>
            <w:rFonts w:ascii="ＭＳ ゴシック" w:eastAsia="ＭＳ ゴシック" w:hAnsi="ＭＳ ゴシック" w:hint="eastAsia"/>
            <w:szCs w:val="21"/>
          </w:rPr>
          <w:delText>を</w:delText>
        </w:r>
        <w:r w:rsidR="00B97964" w:rsidDel="00DB4136">
          <w:rPr>
            <w:rFonts w:ascii="ＭＳ ゴシック" w:eastAsia="ＭＳ ゴシック" w:hAnsi="ＭＳ ゴシック" w:hint="eastAsia"/>
            <w:szCs w:val="21"/>
          </w:rPr>
          <w:delText>お書きください</w:delText>
        </w:r>
      </w:del>
      <w:ins w:id="53" w:author="133345" w:date="2020-12-04T15:40:00Z">
        <w:r w:rsidR="00DB4136">
          <w:rPr>
            <w:rFonts w:ascii="ＭＳ ゴシック" w:eastAsia="ＭＳ ゴシック" w:hAnsi="ＭＳ ゴシック" w:hint="eastAsia"/>
            <w:szCs w:val="21"/>
          </w:rPr>
          <w:t>はどう感じましたか</w:t>
        </w:r>
      </w:ins>
      <w:r w:rsidR="00B97964">
        <w:rPr>
          <w:rFonts w:ascii="ＭＳ ゴシック" w:eastAsia="ＭＳ ゴシック" w:hAnsi="ＭＳ ゴシック" w:hint="eastAsia"/>
          <w:szCs w:val="21"/>
        </w:rPr>
        <w:t>。</w:t>
      </w:r>
    </w:p>
    <w:p w:rsidR="00B97964" w:rsidRPr="00E223AC" w:rsidRDefault="00B97964" w:rsidP="00B97964">
      <w:pPr>
        <w:rPr>
          <w:rFonts w:ascii="ＭＳ ゴシック" w:eastAsia="ＭＳ ゴシック" w:hAnsi="ＭＳ ゴシック"/>
          <w:szCs w:val="21"/>
        </w:rPr>
      </w:pPr>
    </w:p>
    <w:p w:rsidR="00E223AC" w:rsidRDefault="00E223AC" w:rsidP="00E223AC">
      <w:pPr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0D4D08" wp14:editId="64510764">
                <wp:simplePos x="0" y="0"/>
                <wp:positionH relativeFrom="margin">
                  <wp:align>left</wp:align>
                </wp:positionH>
                <wp:positionV relativeFrom="paragraph">
                  <wp:posOffset>515620</wp:posOffset>
                </wp:positionV>
                <wp:extent cx="6276975" cy="1352550"/>
                <wp:effectExtent l="0" t="0" r="28575" b="19050"/>
                <wp:wrapTopAndBottom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6975" cy="135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2CDC" w:rsidRDefault="00EF2CDC" w:rsidP="00E223AC">
                            <w:pPr>
                              <w:pStyle w:val="a9"/>
                              <w:spacing w:line="360" w:lineRule="auto"/>
                              <w:ind w:leftChars="0" w:left="4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D4D08" id="テキスト ボックス 15" o:spid="_x0000_s1030" type="#_x0000_t202" style="position:absolute;left:0;text-align:left;margin-left:0;margin-top:40.6pt;width:494.25pt;height:106.5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" fillcolor="white [3201]" strokeweight=".5pt">
                <v:textbox>
                  <w:txbxContent>
                    <w:p w:rsidR="00EF2CDC" w:rsidRDefault="00EF2CDC" w:rsidP="00E223AC">
                      <w:pPr>
                        <w:pStyle w:val="a9"/>
                        <w:spacing w:line="360" w:lineRule="auto"/>
                        <w:ind w:leftChars="0" w:left="420"/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40356">
        <w:rPr>
          <w:rFonts w:ascii="ＭＳ ゴシック" w:eastAsia="ＭＳ ゴシック" w:hAnsi="ＭＳ ゴシック" w:hint="eastAsia"/>
          <w:szCs w:val="21"/>
        </w:rPr>
        <w:t xml:space="preserve">問５　</w:t>
      </w:r>
      <w:ins w:id="54" w:author="133345" w:date="2020-12-04T10:58:00Z">
        <w:r w:rsidR="00354B40">
          <w:rPr>
            <w:rFonts w:ascii="ＭＳ ゴシック" w:eastAsia="ＭＳ ゴシック" w:hAnsi="ＭＳ ゴシック" w:hint="eastAsia"/>
            <w:szCs w:val="21"/>
          </w:rPr>
          <w:t>この</w:t>
        </w:r>
        <w:del w:id="55" w:author="CL01" w:date="2022-11-21T16:17:00Z">
          <w:r w:rsidR="00354B40" w:rsidDel="00885F9A">
            <w:rPr>
              <w:rFonts w:ascii="ＭＳ ゴシック" w:eastAsia="ＭＳ ゴシック" w:hAnsi="ＭＳ ゴシック" w:hint="eastAsia"/>
              <w:szCs w:val="21"/>
            </w:rPr>
            <w:delText>ゲーム</w:delText>
          </w:r>
        </w:del>
      </w:ins>
      <w:ins w:id="56" w:author="CL01" w:date="2022-11-21T16:17:00Z">
        <w:r w:rsidR="00885F9A">
          <w:rPr>
            <w:rFonts w:ascii="ＭＳ ゴシック" w:eastAsia="ＭＳ ゴシック" w:hAnsi="ＭＳ ゴシック" w:hint="eastAsia"/>
            <w:szCs w:val="21"/>
          </w:rPr>
          <w:t>アプリ</w:t>
        </w:r>
      </w:ins>
      <w:ins w:id="57" w:author="133345" w:date="2020-12-04T10:58:00Z">
        <w:r w:rsidR="00354B40">
          <w:rPr>
            <w:rFonts w:ascii="ＭＳ ゴシック" w:eastAsia="ＭＳ ゴシック" w:hAnsi="ＭＳ ゴシック" w:hint="eastAsia"/>
            <w:szCs w:val="21"/>
          </w:rPr>
          <w:t>を</w:t>
        </w:r>
      </w:ins>
      <w:r w:rsidR="00140356">
        <w:rPr>
          <w:rFonts w:ascii="ＭＳ ゴシック" w:eastAsia="ＭＳ ゴシック" w:hAnsi="ＭＳ ゴシック" w:hint="eastAsia"/>
          <w:szCs w:val="21"/>
        </w:rPr>
        <w:t>より</w:t>
      </w:r>
      <w:del w:id="58" w:author="133345" w:date="2020-12-04T10:58:00Z">
        <w:r w:rsidR="00140356" w:rsidDel="00354B40">
          <w:rPr>
            <w:rFonts w:ascii="ＭＳ ゴシック" w:eastAsia="ＭＳ ゴシック" w:hAnsi="ＭＳ ゴシック" w:hint="eastAsia"/>
            <w:szCs w:val="21"/>
          </w:rPr>
          <w:delText>使いやすい</w:delText>
        </w:r>
      </w:del>
      <w:ins w:id="59" w:author="133345" w:date="2020-12-04T10:58:00Z">
        <w:r w:rsidR="00DB4136">
          <w:rPr>
            <w:rFonts w:ascii="ＭＳ ゴシック" w:eastAsia="ＭＳ ゴシック" w:hAnsi="ＭＳ ゴシック" w:hint="eastAsia"/>
            <w:szCs w:val="21"/>
          </w:rPr>
          <w:t>効果的な教材</w:t>
        </w:r>
      </w:ins>
      <w:del w:id="60" w:author="133345" w:date="2020-12-04T10:58:00Z">
        <w:r w:rsidR="00140356" w:rsidDel="00354B40">
          <w:rPr>
            <w:rFonts w:ascii="ＭＳ ゴシック" w:eastAsia="ＭＳ ゴシック" w:hAnsi="ＭＳ ゴシック" w:hint="eastAsia"/>
            <w:szCs w:val="21"/>
          </w:rPr>
          <w:delText>コンテンツ</w:delText>
        </w:r>
      </w:del>
      <w:ins w:id="61" w:author="133345" w:date="2020-12-04T15:41:00Z">
        <w:r w:rsidR="00DB4136">
          <w:rPr>
            <w:rFonts w:ascii="ＭＳ ゴシック" w:eastAsia="ＭＳ ゴシック" w:hAnsi="ＭＳ ゴシック" w:hint="eastAsia"/>
            <w:szCs w:val="21"/>
          </w:rPr>
          <w:t>に</w:t>
        </w:r>
      </w:ins>
      <w:del w:id="62" w:author="133345" w:date="2020-12-04T10:58:00Z">
        <w:r w:rsidR="00140356" w:rsidDel="00354B40">
          <w:rPr>
            <w:rFonts w:ascii="ＭＳ ゴシック" w:eastAsia="ＭＳ ゴシック" w:hAnsi="ＭＳ ゴシック" w:hint="eastAsia"/>
            <w:szCs w:val="21"/>
          </w:rPr>
          <w:delText>に</w:delText>
        </w:r>
      </w:del>
      <w:del w:id="63" w:author="133345" w:date="2020-12-04T15:41:00Z">
        <w:r w:rsidR="00140356" w:rsidDel="00DB4136">
          <w:rPr>
            <w:rFonts w:ascii="ＭＳ ゴシック" w:eastAsia="ＭＳ ゴシック" w:hAnsi="ＭＳ ゴシック" w:hint="eastAsia"/>
            <w:szCs w:val="21"/>
          </w:rPr>
          <w:delText>改良</w:delText>
        </w:r>
      </w:del>
      <w:r>
        <w:rPr>
          <w:rFonts w:ascii="ＭＳ ゴシック" w:eastAsia="ＭＳ ゴシック" w:hAnsi="ＭＳ ゴシック" w:hint="eastAsia"/>
          <w:szCs w:val="21"/>
        </w:rPr>
        <w:t>するため</w:t>
      </w:r>
      <w:del w:id="64" w:author="133345" w:date="2020-12-04T15:41:00Z">
        <w:r w:rsidR="00140356" w:rsidDel="00DB4136">
          <w:rPr>
            <w:rFonts w:ascii="ＭＳ ゴシック" w:eastAsia="ＭＳ ゴシック" w:hAnsi="ＭＳ ゴシック" w:hint="eastAsia"/>
            <w:szCs w:val="21"/>
          </w:rPr>
          <w:delText>の</w:delText>
        </w:r>
      </w:del>
      <w:r>
        <w:rPr>
          <w:rFonts w:ascii="ＭＳ ゴシック" w:eastAsia="ＭＳ ゴシック" w:hAnsi="ＭＳ ゴシック" w:hint="eastAsia"/>
          <w:szCs w:val="21"/>
        </w:rPr>
        <w:t>、改善のポイントなどについて、</w:t>
      </w:r>
      <w:ins w:id="65" w:author="133345" w:date="2020-12-04T15:40:00Z">
        <w:r w:rsidR="00DB4136" w:rsidRPr="00DB4136">
          <w:rPr>
            <w:rFonts w:ascii="ＭＳ ゴシック" w:eastAsia="ＭＳ ゴシック" w:hAnsi="ＭＳ ゴシック" w:hint="eastAsia"/>
            <w:szCs w:val="21"/>
          </w:rPr>
          <w:t>自由に</w:t>
        </w:r>
      </w:ins>
      <w:ins w:id="66" w:author="133345" w:date="2020-12-04T15:41:00Z">
        <w:r w:rsidR="00DB4136">
          <w:rPr>
            <w:rFonts w:ascii="ＭＳ ゴシック" w:eastAsia="ＭＳ ゴシック" w:hAnsi="ＭＳ ゴシック" w:hint="eastAsia"/>
            <w:szCs w:val="21"/>
          </w:rPr>
          <w:t>ご</w:t>
        </w:r>
      </w:ins>
      <w:ins w:id="67" w:author="133345" w:date="2020-12-04T15:40:00Z">
        <w:r w:rsidR="00DB4136" w:rsidRPr="00DB4136">
          <w:rPr>
            <w:rFonts w:ascii="ＭＳ ゴシック" w:eastAsia="ＭＳ ゴシック" w:hAnsi="ＭＳ ゴシック" w:hint="eastAsia"/>
            <w:szCs w:val="21"/>
          </w:rPr>
          <w:t>意見をお書きください。また、</w:t>
        </w:r>
      </w:ins>
      <w:ins w:id="68" w:author="133345" w:date="2020-12-04T15:43:00Z">
        <w:r w:rsidR="00DB4136">
          <w:rPr>
            <w:rFonts w:ascii="ＭＳ ゴシック" w:eastAsia="ＭＳ ゴシック" w:hAnsi="ＭＳ ゴシック" w:hint="eastAsia"/>
            <w:szCs w:val="21"/>
          </w:rPr>
          <w:t>教材として</w:t>
        </w:r>
      </w:ins>
      <w:ins w:id="69" w:author="133345" w:date="2020-12-04T15:40:00Z">
        <w:r w:rsidR="00DB4136" w:rsidRPr="00DB4136">
          <w:rPr>
            <w:rFonts w:ascii="ＭＳ ゴシック" w:eastAsia="ＭＳ ゴシック" w:hAnsi="ＭＳ ゴシック" w:hint="eastAsia"/>
            <w:szCs w:val="21"/>
          </w:rPr>
          <w:t>どのような使い方ができるか</w:t>
        </w:r>
        <w:r w:rsidR="00DB4136">
          <w:rPr>
            <w:rFonts w:ascii="ＭＳ ゴシック" w:eastAsia="ＭＳ ゴシック" w:hAnsi="ＭＳ ゴシック" w:hint="eastAsia"/>
            <w:szCs w:val="21"/>
          </w:rPr>
          <w:t>など</w:t>
        </w:r>
      </w:ins>
      <w:ins w:id="70" w:author="133345" w:date="2020-12-04T15:44:00Z">
        <w:r w:rsidR="00DB4136">
          <w:rPr>
            <w:rFonts w:ascii="ＭＳ ゴシック" w:eastAsia="ＭＳ ゴシック" w:hAnsi="ＭＳ ゴシック" w:hint="eastAsia"/>
            <w:szCs w:val="21"/>
          </w:rPr>
          <w:t>、</w:t>
        </w:r>
      </w:ins>
      <w:ins w:id="71" w:author="133345" w:date="2020-12-04T15:40:00Z">
        <w:r w:rsidR="00DB4136">
          <w:rPr>
            <w:rFonts w:ascii="ＭＳ ゴシック" w:eastAsia="ＭＳ ゴシック" w:hAnsi="ＭＳ ゴシック" w:hint="eastAsia"/>
            <w:szCs w:val="21"/>
          </w:rPr>
          <w:t>アイデアがあ</w:t>
        </w:r>
      </w:ins>
      <w:ins w:id="72" w:author="133345" w:date="2020-12-04T15:44:00Z">
        <w:r w:rsidR="00DB4136">
          <w:rPr>
            <w:rFonts w:ascii="ＭＳ ゴシック" w:eastAsia="ＭＳ ゴシック" w:hAnsi="ＭＳ ゴシック" w:hint="eastAsia"/>
            <w:szCs w:val="21"/>
          </w:rPr>
          <w:t>りましたら</w:t>
        </w:r>
      </w:ins>
      <w:ins w:id="73" w:author="133345" w:date="2020-12-04T15:40:00Z">
        <w:r w:rsidR="00DB4136" w:rsidRPr="00DB4136">
          <w:rPr>
            <w:rFonts w:ascii="ＭＳ ゴシック" w:eastAsia="ＭＳ ゴシック" w:hAnsi="ＭＳ ゴシック" w:hint="eastAsia"/>
            <w:szCs w:val="21"/>
          </w:rPr>
          <w:t>お書きください。</w:t>
        </w:r>
      </w:ins>
      <w:del w:id="74" w:author="133345" w:date="2020-12-04T15:40:00Z">
        <w:r w:rsidDel="00DB4136">
          <w:rPr>
            <w:rFonts w:ascii="ＭＳ ゴシック" w:eastAsia="ＭＳ ゴシック" w:hAnsi="ＭＳ ゴシック" w:hint="eastAsia"/>
            <w:szCs w:val="21"/>
          </w:rPr>
          <w:delText>ご意見やご</w:delText>
        </w:r>
        <w:r w:rsidR="0041782F" w:rsidDel="00DB4136">
          <w:rPr>
            <w:rFonts w:ascii="ＭＳ ゴシック" w:eastAsia="ＭＳ ゴシック" w:hAnsi="ＭＳ ゴシック" w:hint="eastAsia"/>
            <w:szCs w:val="21"/>
          </w:rPr>
          <w:delText>要望</w:delText>
        </w:r>
        <w:r w:rsidDel="00DB4136">
          <w:rPr>
            <w:rFonts w:ascii="ＭＳ ゴシック" w:eastAsia="ＭＳ ゴシック" w:hAnsi="ＭＳ ゴシック" w:hint="eastAsia"/>
            <w:szCs w:val="21"/>
          </w:rPr>
          <w:delText>があれば、お書きください。</w:delText>
        </w:r>
      </w:del>
    </w:p>
    <w:p w:rsidR="00B97964" w:rsidRPr="00E223AC" w:rsidRDefault="00B97964">
      <w:pPr>
        <w:rPr>
          <w:rFonts w:ascii="ＭＳ ゴシック" w:eastAsia="ＭＳ ゴシック" w:hAnsi="ＭＳ ゴシック"/>
          <w:szCs w:val="21"/>
        </w:rPr>
      </w:pPr>
    </w:p>
    <w:p w:rsidR="00E223AC" w:rsidRPr="00E223AC" w:rsidRDefault="00E223AC" w:rsidP="00E223AC">
      <w:pPr>
        <w:jc w:val="center"/>
        <w:rPr>
          <w:rFonts w:ascii="ＭＳ ゴシック" w:eastAsia="ＭＳ ゴシック" w:hAnsi="ＭＳ ゴシック"/>
          <w:szCs w:val="21"/>
        </w:rPr>
      </w:pPr>
      <w:r>
        <w:rPr>
          <w:rFonts w:ascii="ＭＳ ゴシック" w:eastAsia="ＭＳ ゴシック" w:hAnsi="ＭＳ ゴシック" w:hint="eastAsia"/>
          <w:szCs w:val="21"/>
        </w:rPr>
        <w:t>アンケートにご協力</w:t>
      </w:r>
      <w:ins w:id="75" w:author="133345" w:date="2020-12-04T15:41:00Z">
        <w:r w:rsidR="00DB4136">
          <w:rPr>
            <w:rFonts w:ascii="ＭＳ ゴシック" w:eastAsia="ＭＳ ゴシック" w:hAnsi="ＭＳ ゴシック" w:hint="eastAsia"/>
            <w:szCs w:val="21"/>
          </w:rPr>
          <w:t>を</w:t>
        </w:r>
      </w:ins>
      <w:r>
        <w:rPr>
          <w:rFonts w:ascii="ＭＳ ゴシック" w:eastAsia="ＭＳ ゴシック" w:hAnsi="ＭＳ ゴシック" w:hint="eastAsia"/>
          <w:szCs w:val="21"/>
        </w:rPr>
        <w:t>いただき、誠にありがとうございました。</w:t>
      </w:r>
    </w:p>
    <w:sectPr w:rsidR="00E223AC" w:rsidRPr="00E223AC" w:rsidSect="00701DAC">
      <w:footerReference w:type="default" r:id="rId7"/>
      <w:pgSz w:w="11906" w:h="16838" w:code="9"/>
      <w:pgMar w:top="851" w:right="851" w:bottom="851" w:left="1134" w:header="851" w:footer="510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CDC" w:rsidRDefault="00EF2CDC" w:rsidP="00520CE9">
      <w:r>
        <w:separator/>
      </w:r>
    </w:p>
  </w:endnote>
  <w:endnote w:type="continuationSeparator" w:id="0">
    <w:p w:rsidR="00EF2CDC" w:rsidRDefault="00EF2CDC" w:rsidP="00520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F2CDC" w:rsidRDefault="00EF2CDC" w:rsidP="00701DAC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CDC" w:rsidRDefault="00EF2CDC" w:rsidP="00520CE9">
      <w:r>
        <w:separator/>
      </w:r>
    </w:p>
  </w:footnote>
  <w:footnote w:type="continuationSeparator" w:id="0">
    <w:p w:rsidR="00EF2CDC" w:rsidRDefault="00EF2CDC" w:rsidP="00520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60C99"/>
    <w:multiLevelType w:val="hybridMultilevel"/>
    <w:tmpl w:val="EF065FCE"/>
    <w:lvl w:ilvl="0" w:tplc="2F9CEC96">
      <w:start w:val="1"/>
      <w:numFmt w:val="decimalFullWidth"/>
      <w:lvlText w:val="%1）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214D41D9"/>
    <w:multiLevelType w:val="hybridMultilevel"/>
    <w:tmpl w:val="4C52762A"/>
    <w:lvl w:ilvl="0" w:tplc="976691E0">
      <w:start w:val="1"/>
      <w:numFmt w:val="decimal"/>
      <w:lvlText w:val="%1."/>
      <w:lvlJc w:val="left"/>
      <w:pPr>
        <w:ind w:left="420" w:hanging="420"/>
      </w:pPr>
      <w:rPr>
        <w:rFonts w:asciiTheme="minorEastAsia" w:eastAsiaTheme="minorEastAsia" w:hAnsiTheme="minor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L01">
    <w15:presenceInfo w15:providerId="None" w15:userId="CL01"/>
  </w15:person>
  <w15:person w15:author="133345">
    <w15:presenceInfo w15:providerId="None" w15:userId="1333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revisionView w:markup="0"/>
  <w:trackRevisions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17A"/>
    <w:rsid w:val="000E3B51"/>
    <w:rsid w:val="00126FD4"/>
    <w:rsid w:val="00140356"/>
    <w:rsid w:val="001A47C8"/>
    <w:rsid w:val="001B338F"/>
    <w:rsid w:val="001D4524"/>
    <w:rsid w:val="00203921"/>
    <w:rsid w:val="00271EBE"/>
    <w:rsid w:val="002B5E2A"/>
    <w:rsid w:val="002E7455"/>
    <w:rsid w:val="002F4E26"/>
    <w:rsid w:val="00354B40"/>
    <w:rsid w:val="003A2C11"/>
    <w:rsid w:val="00412DDF"/>
    <w:rsid w:val="0041782F"/>
    <w:rsid w:val="00452A2D"/>
    <w:rsid w:val="00520CE9"/>
    <w:rsid w:val="00521E98"/>
    <w:rsid w:val="00542F18"/>
    <w:rsid w:val="00545E90"/>
    <w:rsid w:val="005C24EF"/>
    <w:rsid w:val="00701DAC"/>
    <w:rsid w:val="0072417A"/>
    <w:rsid w:val="007E6174"/>
    <w:rsid w:val="00885F9A"/>
    <w:rsid w:val="008A304E"/>
    <w:rsid w:val="008C5303"/>
    <w:rsid w:val="008C639C"/>
    <w:rsid w:val="009075CD"/>
    <w:rsid w:val="0093124B"/>
    <w:rsid w:val="009434C9"/>
    <w:rsid w:val="009732E7"/>
    <w:rsid w:val="009902A3"/>
    <w:rsid w:val="00995100"/>
    <w:rsid w:val="009A23FE"/>
    <w:rsid w:val="009E3A6B"/>
    <w:rsid w:val="00A12B16"/>
    <w:rsid w:val="00A4189B"/>
    <w:rsid w:val="00AC44E1"/>
    <w:rsid w:val="00AC7A75"/>
    <w:rsid w:val="00B515F9"/>
    <w:rsid w:val="00B56DE3"/>
    <w:rsid w:val="00B70311"/>
    <w:rsid w:val="00B97964"/>
    <w:rsid w:val="00BC27C3"/>
    <w:rsid w:val="00BE0F2E"/>
    <w:rsid w:val="00C03847"/>
    <w:rsid w:val="00C0391E"/>
    <w:rsid w:val="00C255E0"/>
    <w:rsid w:val="00C52F4D"/>
    <w:rsid w:val="00D50130"/>
    <w:rsid w:val="00D67DA5"/>
    <w:rsid w:val="00D70239"/>
    <w:rsid w:val="00DA3513"/>
    <w:rsid w:val="00DA399B"/>
    <w:rsid w:val="00DB4136"/>
    <w:rsid w:val="00DB55FA"/>
    <w:rsid w:val="00E223AC"/>
    <w:rsid w:val="00E414A8"/>
    <w:rsid w:val="00EF2CDC"/>
    <w:rsid w:val="00F7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DDED9AE"/>
  <w15:chartTrackingRefBased/>
  <w15:docId w15:val="{5813F301-E909-4108-B041-67970E82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0CE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20CE9"/>
  </w:style>
  <w:style w:type="paragraph" w:styleId="a5">
    <w:name w:val="footer"/>
    <w:basedOn w:val="a"/>
    <w:link w:val="a6"/>
    <w:uiPriority w:val="99"/>
    <w:unhideWhenUsed/>
    <w:rsid w:val="00520CE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20CE9"/>
  </w:style>
  <w:style w:type="paragraph" w:styleId="a7">
    <w:name w:val="Balloon Text"/>
    <w:basedOn w:val="a"/>
    <w:link w:val="a8"/>
    <w:uiPriority w:val="99"/>
    <w:semiHidden/>
    <w:unhideWhenUsed/>
    <w:rsid w:val="00545E9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45E9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A23F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</dc:creator>
  <cp:keywords/>
  <dc:description/>
  <cp:lastModifiedBy>CL01</cp:lastModifiedBy>
  <cp:revision>4</cp:revision>
  <cp:lastPrinted>2020-12-03T03:47:00Z</cp:lastPrinted>
  <dcterms:created xsi:type="dcterms:W3CDTF">2020-12-04T01:59:00Z</dcterms:created>
  <dcterms:modified xsi:type="dcterms:W3CDTF">2022-11-21T07:17:00Z</dcterms:modified>
</cp:coreProperties>
</file>